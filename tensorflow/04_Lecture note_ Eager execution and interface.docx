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ind w:hanging="2790"/>
        <w:contextualSpacing w:val="0"/>
        <w:rPr>
          <w:rFonts w:ascii="EB Garamond" w:cs="EB Garamond" w:eastAsia="EB Garamond" w:hAnsi="EB Garamond"/>
        </w:rPr>
        <w:pPrChange w:author="Anonymous" w:id="0" w:date="2018-03-27T14:39:11Z">
          <w:pPr>
            <w:pStyle w:val="Heading1"/>
            <w:contextualSpacing w:val="0"/>
          </w:pPr>
        </w:pPrChange>
      </w:pPr>
      <w:bookmarkStart w:colFirst="0" w:colLast="0" w:name="_kg9ny53nwse1" w:id="0"/>
      <w:bookmarkEnd w:id="0"/>
      <w:ins w:author="Anonymous" w:id="1" w:date="2018-04-01T02:59:17Z">
        <w:del w:author="Anonymous" w:id="2" w:date="2018-04-08T06:41:12Z">
          <w:r w:rsidDel="00000000" w:rsidR="00000000" w:rsidRPr="00000000">
            <w:rPr>
              <w:rtl w:val="0"/>
            </w:rPr>
            <w:delText xml:space="preserve">w</w:delText>
          </w:r>
        </w:del>
      </w:ins>
      <w:del w:author="Anonymous" w:id="3" w:date="2018-04-08T06:41:06Z">
        <w:r w:rsidDel="00000000" w:rsidR="00000000" w:rsidRPr="00000000">
          <w:rPr>
            <w:rFonts w:ascii="EB Garamond" w:cs="EB Garamond" w:eastAsia="EB Garamond" w:hAnsi="EB Garamond"/>
            <w:rtl w:val="0"/>
          </w:rPr>
          <w:delText xml:space="preserve">Lecture note 4: </w:delText>
        </w:r>
        <w:r w:rsidDel="00000000" w:rsidR="00000000" w:rsidRPr="00000000">
          <w:rPr>
            <w:rtl w:val="0"/>
          </w:rPr>
          <w:delText xml:space="preserve">Eager execution and inte</w:delText>
        </w:r>
      </w:del>
      <w:r w:rsidDel="00000000" w:rsidR="00000000" w:rsidRPr="00000000">
        <w:rPr>
          <w:rtl w:val="0"/>
        </w:rPr>
        <w:t xml:space="preserve">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  <w:t xml:space="preserve">CS 20: TensorFlow for Deep Learning Research</w:t>
      </w:r>
    </w:p>
    <w:p w:rsidR="00000000" w:rsidDel="00000000" w:rsidP="00000000" w:rsidRDefault="00000000" w:rsidRPr="00000000" w14:paraId="00000002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  <w:t xml:space="preserve">cs20.stanford.edu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2790"/>
        <w:contextualSpacing w:val="0"/>
        <w:rPr>
          <w:sz w:val="24"/>
          <w:szCs w:val="24"/>
        </w:rPr>
        <w:pPrChange w:author="Anonymous" w:id="0" w:date="2018-03-27T14:39:11Z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contextualSpacing w:val="0"/>
          </w:pPr>
        </w:pPrChange>
      </w:pPr>
      <w:r w:rsidDel="00000000" w:rsidR="00000000" w:rsidRPr="00000000">
        <w:rPr>
          <w:sz w:val="24"/>
          <w:szCs w:val="24"/>
          <w:rtl w:val="0"/>
        </w:rPr>
        <w:t xml:space="preserve">Prepared by Chip Huyen and </w:t>
      </w:r>
      <w:r w:rsidDel="00000000" w:rsidR="00000000" w:rsidRPr="00000000">
        <w:rPr>
          <w:rtl w:val="0"/>
        </w:rPr>
        <w:t xml:space="preserve">Akshay Agrawal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2790"/>
        <w:contextualSpacing w:val="0"/>
        <w:rPr>
          <w:sz w:val="24"/>
          <w:szCs w:val="24"/>
        </w:rPr>
        <w:pPrChange w:author="Anonymous" w:id="0" w:date="2018-03-27T14:39:11Z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contextualSpacing w:val="0"/>
          </w:pPr>
        </w:pPrChange>
      </w:pPr>
      <w:r w:rsidDel="00000000" w:rsidR="00000000" w:rsidRPr="00000000">
        <w:rPr>
          <w:rtl w:val="0"/>
        </w:rPr>
        <w:t xml:space="preserve">Contact: </w:t>
      </w:r>
      <w:r w:rsidDel="00000000" w:rsidR="00000000" w:rsidRPr="00000000">
        <w:rPr>
          <w:rtl w:val="0"/>
        </w:rPr>
        <w:t xml:space="preserve">chiphuyen</w:t>
      </w:r>
      <w:r w:rsidDel="00000000" w:rsidR="00000000" w:rsidRPr="00000000">
        <w:rPr>
          <w:sz w:val="24"/>
          <w:szCs w:val="24"/>
          <w:rtl w:val="0"/>
        </w:rPr>
        <w:t xml:space="preserve">@cs.stanford.edu, akshayka@{cs.stanford.edu, google.com}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2790"/>
        <w:contextualSpacing w:val="0"/>
        <w:rPr>
          <w:rFonts w:ascii="Georgia" w:cs="Georgia" w:eastAsia="Georgia" w:hAnsi="Georgia"/>
          <w:sz w:val="24"/>
          <w:szCs w:val="24"/>
        </w:rPr>
        <w:pPrChange w:author="Anonymous" w:id="0" w:date="2018-03-27T14:39:11Z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contextualSpacing w:val="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  <w:t xml:space="preserve">Up until this point, we’ve implemented two simple models in TensorFlow: linear regression to predict life expectancy from birth rate , and logistic regression to do an Optical Character Recognition task on the MNIST dataset. We’ve learned that a TensorFlow program often has two phases: assembling the computation graph and executing that graph. But what if you could execute TensorFlow operations imperatively, directly from Python? This can make debugging our TensorFlow models a lot less intimidating.</w:t>
      </w:r>
    </w:p>
    <w:p w:rsidR="00000000" w:rsidDel="00000000" w:rsidP="00000000" w:rsidRDefault="00000000" w:rsidRPr="00000000" w14:paraId="00000007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  <w:t xml:space="preserve">In this lecture, we introduce eager execution, rewriting our</w:t>
      </w:r>
      <w:commentRangeStart w:id="0"/>
      <w:r w:rsidDel="00000000" w:rsidR="00000000" w:rsidRPr="00000000">
        <w:rPr>
          <w:rtl w:val="0"/>
        </w:rPr>
        <w:t xml:space="preserve"> linear regression model with eager.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ind w:hanging="2790"/>
        <w:contextualSpacing w:val="0"/>
        <w:rPr/>
        <w:pPrChange w:author="Anonymous" w:id="0" w:date="2018-03-27T14:39:11Z">
          <w:pPr>
            <w:pStyle w:val="Heading2"/>
            <w:contextualSpacing w:val="0"/>
          </w:pPr>
        </w:pPrChange>
      </w:pPr>
      <w:bookmarkStart w:colFirst="0" w:colLast="0" w:name="_q0uqq3gqu9qr" w:id="1"/>
      <w:bookmarkEnd w:id="1"/>
      <w:r w:rsidDel="00000000" w:rsidR="00000000" w:rsidRPr="00000000">
        <w:rPr>
          <w:rtl w:val="0"/>
        </w:rPr>
        <w:t xml:space="preserve">Eager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  <w:t xml:space="preserve">Eager execution is (1) a NumPy-like library for numerical computation with support for GPU acceleration and automatic differentiation, and (2) a flexible platform for machine learning research and experimentation. It's available as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tf.contrib.eager</w:t>
      </w:r>
      <w:r w:rsidDel="00000000" w:rsidR="00000000" w:rsidRPr="00000000">
        <w:rPr>
          <w:rtl w:val="0"/>
        </w:rPr>
        <w:t xml:space="preserve">, starting with version 1.50 of TensorFlow.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hanging="2790"/>
        <w:contextualSpacing w:val="0"/>
        <w:rPr/>
        <w:pPrChange w:author="Anonymous" w:id="0" w:date="2018-03-27T14:39:11Z">
          <w:pPr>
            <w:contextualSpacing w:val="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510"/>
        <w:contextualSpacing w:val="1"/>
        <w:rPr>
          <w:u w:val="none"/>
        </w:rPr>
        <w:pPrChange w:author="Anonymous" w:id="0" w:date="2018-03-27T14:39:11Z">
          <w:pPr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72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Motivation: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4230"/>
        <w:contextualSpacing w:val="1"/>
        <w:rPr>
          <w:u w:val="none"/>
        </w:rPr>
        <w:pPrChange w:author="Anonymous" w:id="0" w:date="2018-03-27T14:39:11Z">
          <w:pPr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144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TensorFlow today: Construct a graph and execute it.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4950"/>
        <w:contextualSpacing w:val="1"/>
        <w:rPr>
          <w:u w:val="none"/>
        </w:rPr>
        <w:pPrChange w:author="Anonymous" w:id="0" w:date="2018-03-27T14:39:11Z">
          <w:pPr>
            <w:numPr>
              <w:ilvl w:val="2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216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i w:val="1"/>
          <w:highlight w:val="cyan"/>
          <w:rtl w:val="0"/>
          <w:rPrChange w:author="Steve Jackson" w:id="5" w:date="2018-04-06T02:49:33Z">
            <w:rPr>
              <w:i w:val="1"/>
            </w:rPr>
          </w:rPrChange>
        </w:rPr>
        <w:t xml:space="preserve">declarative</w:t>
      </w:r>
      <w:r w:rsidDel="00000000" w:rsidR="00000000" w:rsidRPr="00000000">
        <w:rPr>
          <w:highlight w:val="cyan"/>
          <w:rtl w:val="0"/>
          <w:rPrChange w:author="Steve Jackson" w:id="5" w:date="2018-04-06T02:49:33Z">
            <w:rPr/>
          </w:rPrChange>
        </w:rPr>
        <w:t xml:space="preserve"> programming</w:t>
      </w:r>
      <w:r w:rsidDel="00000000" w:rsidR="00000000" w:rsidRPr="00000000">
        <w:rPr>
          <w:rtl w:val="0"/>
        </w:rPr>
        <w:t xml:space="preserve">. Its benefits include performance and easy translation to other platforms; drawbacks include that declarative programming is </w:t>
      </w:r>
      <w:r w:rsidDel="00000000" w:rsidR="00000000" w:rsidRPr="00000000">
        <w:rPr>
          <w:u w:val="single"/>
          <w:rtl w:val="0"/>
          <w:rPrChange w:author="Steve Jackson" w:id="6" w:date="2018-04-06T02:50:02Z">
            <w:rPr/>
          </w:rPrChange>
        </w:rPr>
        <w:t xml:space="preserve">non-Pythonic and difficult to debug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4230"/>
        <w:contextualSpacing w:val="1"/>
        <w:rPr>
          <w:u w:val="none"/>
        </w:rPr>
        <w:pPrChange w:author="Anonymous" w:id="0" w:date="2018-03-27T14:39:11Z">
          <w:pPr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144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What if you could execute operations directly? 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4950"/>
        <w:contextualSpacing w:val="1"/>
        <w:rPr>
          <w:u w:val="none"/>
        </w:rPr>
        <w:pPrChange w:author="Anonymous" w:id="0" w:date="2018-03-27T14:39:11Z">
          <w:pPr>
            <w:numPr>
              <w:ilvl w:val="2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216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Eager execution offers just that: it is an</w:t>
      </w:r>
      <w:r w:rsidDel="00000000" w:rsidR="00000000" w:rsidRPr="00000000">
        <w:rPr>
          <w:highlight w:val="cyan"/>
          <w:rtl w:val="0"/>
          <w:rPrChange w:author="Steve Jackson" w:id="7" w:date="2018-04-06T02:49:47Z">
            <w:rPr/>
          </w:rPrChange>
        </w:rPr>
        <w:t xml:space="preserve"> </w:t>
      </w:r>
      <w:r w:rsidDel="00000000" w:rsidR="00000000" w:rsidRPr="00000000">
        <w:rPr>
          <w:i w:val="1"/>
          <w:highlight w:val="cyan"/>
          <w:rtl w:val="0"/>
          <w:rPrChange w:author="Steve Jackson" w:id="7" w:date="2018-04-06T02:49:47Z">
            <w:rPr>
              <w:i w:val="1"/>
            </w:rPr>
          </w:rPrChange>
        </w:rPr>
        <w:t xml:space="preserve">imperative</w:t>
      </w:r>
      <w:r w:rsidDel="00000000" w:rsidR="00000000" w:rsidRPr="00000000">
        <w:rPr>
          <w:highlight w:val="cyan"/>
          <w:rtl w:val="0"/>
          <w:rPrChange w:author="Steve Jackson" w:id="7" w:date="2018-04-06T02:49:47Z">
            <w:rPr/>
          </w:rPrChange>
        </w:rPr>
        <w:t xml:space="preserve"> </w:t>
      </w:r>
      <w:r w:rsidDel="00000000" w:rsidR="00000000" w:rsidRPr="00000000">
        <w:rPr>
          <w:rtl w:val="0"/>
        </w:rPr>
        <w:t xml:space="preserve">front-end to TensorFlow.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510"/>
        <w:contextualSpacing w:val="1"/>
        <w:rPr/>
        <w:pPrChange w:author="Anonymous" w:id="0" w:date="2018-03-27T14:39:11Z">
          <w:pPr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72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Key advantages: Eager execution …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4230"/>
        <w:contextualSpacing w:val="1"/>
        <w:rPr/>
        <w:pPrChange w:author="Anonymous" w:id="0" w:date="2018-03-27T14:39:11Z">
          <w:pPr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144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is compatible with Python debugging tools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4950"/>
        <w:contextualSpacing w:val="1"/>
        <w:rPr/>
        <w:pPrChange w:author="Anonymous" w:id="0" w:date="2018-03-27T14:39:11Z">
          <w:pPr>
            <w:numPr>
              <w:ilvl w:val="2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216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pdb.set_trace() to your heart's content!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4230"/>
        <w:contextualSpacing w:val="1"/>
        <w:rPr/>
        <w:pPrChange w:author="Anonymous" w:id="0" w:date="2018-03-27T14:39:11Z">
          <w:pPr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144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provides immediate error reporting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4230"/>
        <w:contextualSpacing w:val="1"/>
        <w:rPr/>
        <w:pPrChange w:author="Anonymous" w:id="0" w:date="2018-03-27T14:39:11Z">
          <w:pPr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144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permits use of Python data structures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4950"/>
        <w:contextualSpacing w:val="1"/>
        <w:rPr/>
        <w:pPrChange w:author="Anonymous" w:id="0" w:date="2018-03-27T14:39:11Z">
          <w:pPr>
            <w:numPr>
              <w:ilvl w:val="2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216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e.g., for structured input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4230"/>
        <w:contextualSpacing w:val="1"/>
        <w:rPr/>
        <w:pPrChange w:author="Anonymous" w:id="0" w:date="2018-03-27T14:39:11Z">
          <w:pPr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1440" w:hanging="360"/>
            <w:contextualSpacing w:val="1"/>
          </w:pPr>
        </w:pPrChange>
      </w:pPr>
      <w:r w:rsidDel="00000000" w:rsidR="00000000" w:rsidRPr="00000000">
        <w:rPr>
          <w:rtl w:val="0"/>
        </w:rPr>
        <w:t xml:space="preserve">enables you to use and differentiate through Python control flow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10"/>
        <w:contextualSpacing w:val="1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pPrChange w:author="Anonymous" w:id="0" w:date="2018-03-27T14:39:11Z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contextualSpacing w:val="1"/>
            <w:jc w:val="left"/>
          </w:pPr>
        </w:pPrChange>
      </w:pPr>
      <w:r w:rsidDel="00000000" w:rsidR="00000000" w:rsidRPr="00000000">
        <w:rPr>
          <w:rtl w:val="0"/>
        </w:rPr>
        <w:t xml:space="preserve">Enabling eager execution requires two lines of code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10"/>
        <w:contextualSpacing w:val="0"/>
        <w:jc w:val="left"/>
        <w:rPr>
          <w:rFonts w:ascii="Consolas" w:cs="Consolas" w:eastAsia="Consolas" w:hAnsi="Consolas"/>
          <w:color w:val="000088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720"/>
            <w:contextualSpacing w:val="0"/>
            <w:jc w:val="left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1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72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tensorflow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1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72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tensorflow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contrib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eager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10"/>
        <w:contextualSpacing w:val="0"/>
        <w:jc w:val="left"/>
        <w:rPr>
          <w:rFonts w:ascii="Consolas" w:cs="Consolas" w:eastAsia="Consolas" w:hAnsi="Consolas"/>
          <w:color w:val="6666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72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tfe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enable_eager_execution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Call this at program start-up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2790"/>
        <w:contextualSpacing w:val="0"/>
        <w:jc w:val="left"/>
        <w:rPr>
          <w:rFonts w:ascii="Consolas" w:cs="Consolas" w:eastAsia="Consolas" w:hAnsi="Consolas"/>
          <w:color w:val="6666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contextualSpacing w:val="0"/>
            <w:jc w:val="left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2790"/>
        <w:contextualSpacing w:val="0"/>
        <w:jc w:val="left"/>
        <w:rPr/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ab/>
      </w:r>
      <w:r w:rsidDel="00000000" w:rsidR="00000000" w:rsidRPr="00000000">
        <w:rPr>
          <w:rtl w:val="0"/>
        </w:rPr>
        <w:t xml:space="preserve">and lets you write code that you can easily execute in a REPL, like this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4230"/>
        <w:contextualSpacing w:val="0"/>
        <w:jc w:val="left"/>
        <w:rPr>
          <w:rFonts w:ascii="Consolas" w:cs="Consolas" w:eastAsia="Consolas" w:hAnsi="Consolas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1440" w:right="0" w:firstLine="0"/>
            <w:contextualSpacing w:val="0"/>
            <w:jc w:val="left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423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1440" w:right="0" w:firstLine="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[[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]]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No need for placeholders!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423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1440" w:right="0" w:firstLine="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matmul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x)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423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1440" w:right="0" w:firstLine="0"/>
            <w:contextualSpacing w:val="0"/>
            <w:jc w:val="left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423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1440" w:right="0" w:firstLine="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No sessions!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423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  <w:pPrChange w:author="Anonymous" w:id="0" w:date="2018-03-27T14:39:11Z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1440" w:right="0" w:firstLine="0"/>
            <w:contextualSpacing w:val="0"/>
            <w:jc w:val="left"/>
          </w:pPr>
        </w:pPrChange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tf.Tensor([[4.]], shape=(1, 1), dtype=float32)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2790"/>
        <w:contextualSpacing w:val="0"/>
        <w:rPr/>
        <w:pPrChange w:author="Anonymous" w:id="0" w:date="2018-03-27T14:39:11Z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contextualSpacing w:val="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2790"/>
        <w:contextualSpacing w:val="0"/>
        <w:rPr>
          <w:color w:val="111111"/>
          <w:shd w:fill="fdfdfd" w:val="clear"/>
        </w:rPr>
        <w:pPrChange w:author="Anonymous" w:id="0" w:date="2018-03-27T14:39:11Z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contextualSpacing w:val="0"/>
          </w:pPr>
        </w:pPrChange>
      </w:pPr>
      <w:r w:rsidDel="00000000" w:rsidR="00000000" w:rsidRPr="00000000">
        <w:rPr>
          <w:rtl w:val="0"/>
        </w:rPr>
        <w:t xml:space="preserve">For more details, check out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lecture slides 04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3690" w:right="1440" w:header="0"/>
      <w:pgNumType w:start="1"/>
      <w:sectPrChange w:author="Anonymous" w:id="0" w:date="2018-03-27T14:38:39Z">
        <w:sectPr w:rsidR="000000" w:rsidDel="000000" w:rsidRPr="000000" w:rsidSect="000000">
          <w:pgMar w:bottom="1440" w:top="1440" w:left="1440" w:right="1440" w:header="0"/>
          <w:pgNumType w:start="1"/>
          <w:pgSz w:h="15840" w:w="12240"/>
        </w:sectPr>
      </w:sectPrChange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hip Huyen" w:id="0" w:date="2018-01-25T22:25:27Z"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Because eager execution took longer we expected, we've moved word2vec to lecture 5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onsola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" w:cs="EB Garamond" w:eastAsia="EB Garamond" w:hAnsi="EB 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presentation/d/1e1gE2JJXipWm1UJgor_y8pHcM8L8oMaCVtvQvZUBlQY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